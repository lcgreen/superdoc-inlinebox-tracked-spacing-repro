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12345678">
      <w:pPr>
        <w:jc w:val="both"/>
      </w:pPr>
      <w:r>
        <w:t xml:space="preserve">Before </w:t>
      </w:r>
      <w:del w:id="101" w:author="Example" w:date="2026-10-19T10:00:00Z">
        <w:r>
          <w:delText xml:space="preserve">removed words </w:delText>
        </w:r>
      </w:del>
      <w:ins w:id="102" w:author="Example" w:date="2026-10-19T10:00:00Z">
        <w:r>
          <w:t>added</w:t>
        </w:r>
      </w:ins>
      <w:r>
        <w:t xml:space="preserve"> following words must remain within the text margin and wrap to the next line when a citation needs room. Repeated sample words make the first line full so the misplaced width can be measured without any customer document.</w:t>
      </w:r>
    </w:p>
    <w:sectPr>
      <w:pgSz w:w="11906" w:h="16838"/>
      <w:pgMar w:top="1440" w:right="1440" w:bottom="1440" w:left="1440"/>
    </w:sectPr>
  </w:body>
</w:document>
</file>