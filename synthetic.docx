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 w14:paraId="12345678">
      <w:r>
        <w:t xml:space="preserve">Before </w:t>
      </w:r>
      <w:del w:id="101" w:author="Example" w:date="2026-10-19T10:00:00Z">
        <w:r>
          <w:delText xml:space="preserve">removed words </w:delText>
        </w:r>
      </w:del>
      <w:ins w:id="102" w:author="Example" w:date="2026-10-19T10:00:00Z">
        <w:r>
          <w:t>added</w:t>
        </w:r>
      </w:ins>
      <w:r>
        <w:t xml:space="preserve"> following text should wrap after the citation.</w:t>
      </w:r>
    </w:p>
    <w:sectPr>
      <w:pgSz w:w="11906" w:h="16838"/>
      <w:pgMar w:top="1440" w:right="1440" w:bottom="1440" w:left="1440"/>
    </w:sectPr>
  </w:body>
</w:document>
</file>